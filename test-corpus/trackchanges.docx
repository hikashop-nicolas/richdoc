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This paragraph contains </w:t>
      </w:r>
      <w:ins w:id="0" w:author="Editor One" w:date="2026-01-03T08:00:00Z">
        <w:r>
          <w:rPr/>
          <w:t>an inserted phrase</w:t>
        </w:r>
      </w:ins>
      <w:r>
        <w:rPr/>
        <w:t xml:space="preserve"> and once contained </w:t>
      </w:r>
      <w:del w:id="1" w:author="Editor Two" w:date="2026-01-04T11:15:00Z">
        <w:r>
          <w:rPr/>
          <w:delText>a removed sentence.</w:delText>
        </w:r>
      </w:del>
      <w:r>
        <w:rPr/>
        <w:t>the end.</w:t>
      </w:r>
    </w:p>
    <w:p>
      <w:pPr>
        <w:pStyle w:val="Normal"/>
        <w:bidi w:val="0"/>
        <w:jc w:val="start"/>
        <w:rPr/>
      </w:pPr>
      <w:r>
        <w:rPr/>
        <w:t>An untouched paragraph after the changes.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